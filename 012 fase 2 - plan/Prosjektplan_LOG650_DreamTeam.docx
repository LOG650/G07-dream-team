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62A1" w14:textId="03EA8FC3" w:rsidR="002A03D0" w:rsidRPr="002A03D0" w:rsidRDefault="002A03D0" w:rsidP="002A03D0">
      <w:pPr>
        <w:pStyle w:val="Heading1"/>
        <w:spacing w:line="360" w:lineRule="auto"/>
        <w:rPr>
          <w:rFonts w:ascii="Times New Roman" w:hAnsi="Times New Roman" w:cs="Times New Roman"/>
          <w:sz w:val="40"/>
          <w:szCs w:val="40"/>
          <w:lang w:val="nb-NO"/>
        </w:rPr>
      </w:pPr>
      <w:r w:rsidRPr="002A03D0">
        <w:rPr>
          <w:rFonts w:ascii="Times New Roman" w:hAnsi="Times New Roman" w:cs="Times New Roman"/>
          <w:sz w:val="40"/>
          <w:szCs w:val="40"/>
          <w:lang w:val="nb-NO"/>
        </w:rPr>
        <w:t>Prosjektplan</w:t>
      </w:r>
    </w:p>
    <w:p w14:paraId="2069CB80" w14:textId="77777777" w:rsidR="002A03D0" w:rsidRPr="002A03D0" w:rsidRDefault="002A03D0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</w:p>
    <w:p w14:paraId="3E7BC697" w14:textId="34B3256C" w:rsidR="00665922" w:rsidRPr="002A03D0" w:rsidRDefault="00987345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Gruppe: G07 </w:t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Dream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Team</w:t>
      </w:r>
    </w:p>
    <w:p w14:paraId="2D7E6DF1" w14:textId="77777777" w:rsidR="00665922" w:rsidRPr="002A03D0" w:rsidRDefault="00987345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Gruppemedlemmer: </w:t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Hajar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Al-</w:t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Mohannah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>, Sanosh Senthilkumar</w:t>
      </w:r>
    </w:p>
    <w:p w14:paraId="664C7D48" w14:textId="77777777" w:rsidR="00665922" w:rsidRPr="002A03D0" w:rsidRDefault="00987345" w:rsidP="002A03D0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1. Sammendrag</w:t>
      </w:r>
    </w:p>
    <w:p w14:paraId="1F6F1EFB" w14:textId="625E7D08" w:rsidR="00665922" w:rsidRPr="002A03D0" w:rsidRDefault="00987345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Forsyningskjeder er i dag svært sårbare for forstyrrelser som geopolitisk risiko, værhendelser og logistiske avvik. Slike hendelser kan føre til forsinkelser, økte kostnader og redusert leveringsgrad. Evnen til å håndtere slike hendelser og gjenopprette normal drift raskt er derfor en viktig del av moderne risikostyring i forsyningskjeder.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>Prosjektet tar utgangspunkt i følgende problemstilling: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>Hvordan kan vi utvikle et Python-basert beslutningsverktøy som automatisk foreslår re-allokering av varer og alternative transportløsninger når en kritisk transportrute eller leverandør svikter, og hvordan påvirker dette forsyningskjedens totale restitusjonstid?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>Målet med prosjektet er å utvikle en modell som kan analysere risiko i en forsyningskjede og foreslå alternative logistiske løsninger når en forstyrrelse oppstår. Gjennom analyse av åpne datasett og simulering av logistiske hendelser skal prosjektet undersøke hvordan ulike beslutninger påvirker forsyningskjedens restitusjonstid.</w:t>
      </w:r>
    </w:p>
    <w:p w14:paraId="05044546" w14:textId="77777777" w:rsidR="00665922" w:rsidRPr="002A03D0" w:rsidRDefault="00987345" w:rsidP="002A03D0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2. Omfang (Scope)</w:t>
      </w:r>
    </w:p>
    <w:p w14:paraId="0FE249DA" w14:textId="35DD1D8D" w:rsidR="00665922" w:rsidRPr="002A03D0" w:rsidRDefault="00987345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Prosjektet fokuserer på risikostyring og robusthet i en forenklet forsyningskjede. Analysen baseres på åpne datasett som beskriver logistiske avvik og historisk restitusjonstid etter forstyrrelser.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 xml:space="preserve">Prosjektet inkluderer analyse av </w:t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supply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chain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disruption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data, utvikling av et Python-basert beslutningsverktøy, modellering av alternative transportløsninger og simulering av forstyrrelser i forsyningskjeden.</w:t>
      </w:r>
      <w:r w:rsidR="002A03D0"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Systemet skal kunne identifisere risikohendelser og foreslå tiltak som alternative transportruter, aktivering av </w:t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backup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>-leverandører og omfordeling av varevolum mellom distribusjonspunkter.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>Prosjektet er avgrenset til vareflyten mellom ett sentrallager og et begrenset antall distribusjonspunkter. Analysen fokuserer på eksterne risikohendelser som påvirker transport og leverandørtilgang.</w:t>
      </w:r>
    </w:p>
    <w:p w14:paraId="7737E53E" w14:textId="77777777" w:rsidR="00665922" w:rsidRPr="002A03D0" w:rsidRDefault="00987345" w:rsidP="002A03D0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3. Tidsplan (Schedule)</w:t>
      </w:r>
    </w:p>
    <w:p w14:paraId="726BE5E6" w14:textId="754A5C32" w:rsidR="002A03D0" w:rsidRDefault="00987345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Prosjektets tidsplan er utviklet ved hjelp av et Gantt-diagram i Microsoft Project. Diagrammet gir en oversikt over prosjektets aktiviteter, milepæler og avhengigheter mellom oppgavene.</w:t>
      </w:r>
    </w:p>
    <w:p w14:paraId="6400CFF3" w14:textId="21BFA82D" w:rsidR="00C163F3" w:rsidRPr="00F23505" w:rsidRDefault="00987345" w:rsidP="00C163F3">
      <w:pPr>
        <w:keepNext/>
        <w:spacing w:line="360" w:lineRule="auto"/>
        <w:rPr>
          <w:lang w:val="nb-NO"/>
          <w:rPrChange w:id="0" w:author="Sanosh Senthilkumar" w:date="2026-03-16T20:07:00Z" w16du:dateUtc="2026-03-16T19:07:00Z">
            <w:rPr/>
          </w:rPrChange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Prosjektet er delt inn i tre hovedfaser.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>Den første fasen er planleggingsfasen, som gjennomføres fra februar til mars. I denne fasen utvikles prosjektplanen, prosjektets Gantt-diagram etableres og GitHub-</w:t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repositoryet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konfigureres.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 xml:space="preserve">Den andre fasen er gjennomføringsfasen, som varer fra mars til slutten av april. I denne perioden arbeider 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>vi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med databehandling, modellutvikling og analyse. Datasett importeres og renses før algoritmer utvikles for å analysere logistiske forstyrrelser og foreslå alternative løsninger.</w:t>
      </w:r>
      <w:r w:rsidR="002020AB">
        <w:rPr>
          <w:rFonts w:ascii="Times New Roman" w:hAnsi="Times New Roman" w:cs="Times New Roman"/>
          <w:sz w:val="24"/>
          <w:szCs w:val="24"/>
          <w:lang w:val="nb-NO"/>
        </w:rPr>
        <w:t xml:space="preserve"> A</w:t>
      </w:r>
      <w:r w:rsidR="00DE230A">
        <w:rPr>
          <w:rFonts w:ascii="Times New Roman" w:hAnsi="Times New Roman" w:cs="Times New Roman"/>
          <w:sz w:val="24"/>
          <w:szCs w:val="24"/>
          <w:lang w:val="nb-NO"/>
        </w:rPr>
        <w:t>vsl</w:t>
      </w:r>
      <w:r w:rsidR="000F040C">
        <w:rPr>
          <w:rFonts w:ascii="Times New Roman" w:hAnsi="Times New Roman" w:cs="Times New Roman"/>
          <w:sz w:val="24"/>
          <w:szCs w:val="24"/>
          <w:lang w:val="nb-NO"/>
        </w:rPr>
        <w:t>utningsv</w:t>
      </w:r>
      <w:r w:rsidR="00E04086">
        <w:rPr>
          <w:rFonts w:ascii="Times New Roman" w:hAnsi="Times New Roman" w:cs="Times New Roman"/>
          <w:sz w:val="24"/>
          <w:szCs w:val="24"/>
          <w:lang w:val="nb-NO"/>
        </w:rPr>
        <w:t xml:space="preserve">is i denne </w:t>
      </w:r>
      <w:r w:rsidR="008878C3">
        <w:rPr>
          <w:rFonts w:ascii="Times New Roman" w:hAnsi="Times New Roman" w:cs="Times New Roman"/>
          <w:sz w:val="24"/>
          <w:szCs w:val="24"/>
          <w:lang w:val="nb-NO"/>
        </w:rPr>
        <w:t xml:space="preserve">fasen </w:t>
      </w:r>
      <w:r w:rsidR="00CC7BD7">
        <w:rPr>
          <w:rFonts w:ascii="Times New Roman" w:hAnsi="Times New Roman" w:cs="Times New Roman"/>
          <w:sz w:val="24"/>
          <w:szCs w:val="24"/>
          <w:lang w:val="nb-NO"/>
        </w:rPr>
        <w:t>vil det o</w:t>
      </w:r>
      <w:r w:rsidR="00512E35">
        <w:rPr>
          <w:rFonts w:ascii="Times New Roman" w:hAnsi="Times New Roman" w:cs="Times New Roman"/>
          <w:sz w:val="24"/>
          <w:szCs w:val="24"/>
          <w:lang w:val="nb-NO"/>
        </w:rPr>
        <w:t>gså gjen</w:t>
      </w:r>
      <w:r w:rsidR="00571C2B">
        <w:rPr>
          <w:rFonts w:ascii="Times New Roman" w:hAnsi="Times New Roman" w:cs="Times New Roman"/>
          <w:sz w:val="24"/>
          <w:szCs w:val="24"/>
          <w:lang w:val="nb-NO"/>
        </w:rPr>
        <w:t>nomføres</w:t>
      </w:r>
      <w:r w:rsidR="00F10186">
        <w:rPr>
          <w:rFonts w:ascii="Times New Roman" w:hAnsi="Times New Roman" w:cs="Times New Roman"/>
          <w:sz w:val="24"/>
          <w:szCs w:val="24"/>
          <w:lang w:val="nb-NO"/>
        </w:rPr>
        <w:t xml:space="preserve"> en p</w:t>
      </w:r>
      <w:r w:rsidR="00151B2D">
        <w:rPr>
          <w:rFonts w:ascii="Times New Roman" w:hAnsi="Times New Roman" w:cs="Times New Roman"/>
          <w:sz w:val="24"/>
          <w:szCs w:val="24"/>
          <w:lang w:val="nb-NO"/>
        </w:rPr>
        <w:t>eer-to-</w:t>
      </w:r>
      <w:proofErr w:type="gramStart"/>
      <w:r w:rsidR="00287B7D">
        <w:rPr>
          <w:rFonts w:ascii="Times New Roman" w:hAnsi="Times New Roman" w:cs="Times New Roman"/>
          <w:sz w:val="24"/>
          <w:szCs w:val="24"/>
          <w:lang w:val="nb-NO"/>
        </w:rPr>
        <w:t>peer</w:t>
      </w:r>
      <w:r w:rsidR="00DC513E">
        <w:rPr>
          <w:rFonts w:ascii="Times New Roman" w:hAnsi="Times New Roman" w:cs="Times New Roman"/>
          <w:sz w:val="24"/>
          <w:szCs w:val="24"/>
          <w:lang w:val="nb-NO"/>
        </w:rPr>
        <w:t xml:space="preserve"> evalu</w:t>
      </w:r>
      <w:r w:rsidR="003C5D30">
        <w:rPr>
          <w:rFonts w:ascii="Times New Roman" w:hAnsi="Times New Roman" w:cs="Times New Roman"/>
          <w:sz w:val="24"/>
          <w:szCs w:val="24"/>
          <w:lang w:val="nb-NO"/>
        </w:rPr>
        <w:t>ering</w:t>
      </w:r>
      <w:proofErr w:type="gramEnd"/>
      <w:r w:rsidR="003C5D30">
        <w:rPr>
          <w:rFonts w:ascii="Times New Roman" w:hAnsi="Times New Roman" w:cs="Times New Roman"/>
          <w:sz w:val="24"/>
          <w:szCs w:val="24"/>
          <w:lang w:val="nb-NO"/>
        </w:rPr>
        <w:t>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>Den siste fasen er avslutningsfasen, som gjennomføres i mai. I denne fasen analyseres resultatene og dokumenteres i prosjektrapporten før endelig innlevering</w:t>
      </w:r>
      <w:ins w:id="1" w:author="Sanosh Senthilkumar" w:date="2026-03-16T20:07:00Z" w16du:dateUtc="2026-03-16T19:07:00Z">
        <w:r w:rsidR="00F23505">
          <w:rPr>
            <w:rFonts w:ascii="Times New Roman" w:hAnsi="Times New Roman" w:cs="Times New Roman"/>
            <w:sz w:val="24"/>
            <w:szCs w:val="24"/>
            <w:lang w:val="nb-NO"/>
          </w:rPr>
          <w:t xml:space="preserve"> før 1 juni.</w:t>
        </w:r>
      </w:ins>
      <w:del w:id="2" w:author="Sanosh Senthilkumar" w:date="2026-03-16T20:07:00Z" w16du:dateUtc="2026-03-16T19:07:00Z">
        <w:r w:rsidRPr="002A03D0" w:rsidDel="00F23505">
          <w:rPr>
            <w:rFonts w:ascii="Times New Roman" w:hAnsi="Times New Roman" w:cs="Times New Roman"/>
            <w:sz w:val="24"/>
            <w:szCs w:val="24"/>
            <w:lang w:val="nb-NO"/>
          </w:rPr>
          <w:delText>.</w:delText>
        </w:r>
        <w:r w:rsidR="0060161C" w:rsidRPr="0060161C" w:rsidDel="00F23505">
          <w:rPr>
            <w:noProof/>
            <w:lang w:val="nb-NO"/>
          </w:rPr>
          <w:delText xml:space="preserve"> </w:delText>
        </w:r>
      </w:del>
      <w:ins w:id="3" w:author="Sanosh Senthilkumar" w:date="2026-03-16T20:16:00Z" w16du:dateUtc="2026-03-16T19:16:00Z">
        <w:r w:rsidR="00B319EF" w:rsidRPr="00B319EF">
          <w:rPr>
            <w:rFonts w:ascii="Times New Roman" w:hAnsi="Times New Roman" w:cs="Times New Roman"/>
            <w:sz w:val="24"/>
            <w:szCs w:val="24"/>
            <w:lang w:val="nb-NO"/>
          </w:rPr>
          <w:drawing>
            <wp:inline distT="0" distB="0" distL="0" distR="0" wp14:anchorId="50A38104" wp14:editId="23FF6C63">
              <wp:extent cx="5486400" cy="2317115"/>
              <wp:effectExtent l="0" t="0" r="0" b="6985"/>
              <wp:docPr id="105254305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52543050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317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4" w:author="Sanosh Senthilkumar" w:date="2026-03-16T20:16:00Z" w16du:dateUtc="2026-03-16T19:16:00Z">
        <w:r w:rsidR="0060161C" w:rsidRPr="0060161C" w:rsidDel="0056518D">
          <w:rPr>
            <w:rFonts w:ascii="Times New Roman" w:hAnsi="Times New Roman" w:cs="Times New Roman"/>
            <w:sz w:val="24"/>
            <w:szCs w:val="24"/>
            <w:lang w:val="nb-NO"/>
          </w:rPr>
          <w:drawing>
            <wp:inline distT="0" distB="0" distL="0" distR="0" wp14:anchorId="630455C6" wp14:editId="2390386E">
              <wp:extent cx="5486400" cy="2835910"/>
              <wp:effectExtent l="0" t="0" r="0" b="2540"/>
              <wp:docPr id="367212703" name="Picture 1">
                <a:extLst xmlns:a="http://schemas.openxmlformats.org/drawingml/2006/main">
                  <a:ext uri="{FF2B5EF4-FFF2-40B4-BE49-F238E27FC236}">
                    <a16:creationId xmlns:a16="http://schemas.microsoft.com/office/drawing/2014/main" id="{E600C0B0-D985-473A-9EF1-73D1E0B1018F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49742577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8359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6626C71" w14:textId="274AF425" w:rsidR="00665922" w:rsidRPr="0060161C" w:rsidRDefault="00C163F3" w:rsidP="003D6E39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nb-NO"/>
        </w:rPr>
        <w:pPrChange w:id="5" w:author="Sanosh Senthilkumar" w:date="2026-03-16T20:03:00Z" w16du:dateUtc="2026-03-16T19:03:00Z">
          <w:pPr>
            <w:pStyle w:val="Caption"/>
          </w:pPr>
        </w:pPrChange>
      </w:pPr>
      <w:r>
        <w:t xml:space="preserve">Figure </w:t>
      </w:r>
      <w:r w:rsidR="003D6E39">
        <w:t>3</w:t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Gantt diagram </w:t>
      </w:r>
      <w:proofErr w:type="spellStart"/>
      <w:r>
        <w:t>fra</w:t>
      </w:r>
      <w:proofErr w:type="spellEnd"/>
      <w:r>
        <w:t xml:space="preserve"> MS Project</w:t>
      </w:r>
    </w:p>
    <w:p w14:paraId="78E6FAB2" w14:textId="77777777" w:rsidR="00665922" w:rsidRPr="002A03D0" w:rsidRDefault="00987345" w:rsidP="002A03D0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4. Risiko</w:t>
      </w:r>
    </w:p>
    <w:p w14:paraId="502C8216" w14:textId="46FEAA03" w:rsidR="00665922" w:rsidRPr="002A03D0" w:rsidRDefault="00987345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Flere faktorer kan påvirke fremdriften i prosjektet. En mulig risiko er begrenset datakvalitet eller manglende tilgjengelighet av relevante datasett. Dette kan gjøre det vanskeligere å gjennomføre analyser av logistiske forstyrrelser.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>En annen risiko er tekniske utfordringer knyttet til utvikling av algoritmer og implementering av analysemodellen i Python.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 xml:space="preserve">For å redusere disse risikoene vil 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>vi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arbeide iterativt med databehandling og modellutvikling. Dersom de tilgjengelige datasettene viser seg å være utilstrekkelige, vil det også genereres simulerte data for å teste modellen.</w:t>
      </w:r>
    </w:p>
    <w:p w14:paraId="568776C2" w14:textId="77777777" w:rsidR="00665922" w:rsidRPr="002A03D0" w:rsidRDefault="00987345" w:rsidP="002A03D0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5. Ressurser</w:t>
      </w:r>
    </w:p>
    <w:p w14:paraId="34C6AA10" w14:textId="2BBBEC31" w:rsidR="002A03D0" w:rsidRPr="002A03D0" w:rsidRDefault="00987345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Prosjektet gjennomføres av to gruppemedlemmer som samarbeider gjennom hele prosjektperioden. Arbeidet fordeles slik at begge medlemmer bidrar til planlegging, analyse og rapportskriving.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Hajar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Al-</w:t>
      </w:r>
      <w:proofErr w:type="spellStart"/>
      <w:r w:rsidRPr="002A03D0">
        <w:rPr>
          <w:rFonts w:ascii="Times New Roman" w:hAnsi="Times New Roman" w:cs="Times New Roman"/>
          <w:sz w:val="24"/>
          <w:szCs w:val="24"/>
          <w:lang w:val="nb-NO"/>
        </w:rPr>
        <w:t>Mohannah</w:t>
      </w:r>
      <w:proofErr w:type="spellEnd"/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vil hovedsakelig arbeide med databehandling, analyse av datasett og dokumentasjon i rapporten.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>Sanosh Senthilkumar vil hovedsakelig arbeide med utvikling av Python-modellen, algoritmer for rute-reallokering og simulering av systemets ytelse.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="002A03D0" w:rsidRPr="002A03D0">
        <w:rPr>
          <w:rFonts w:ascii="Times New Roman" w:hAnsi="Times New Roman" w:cs="Times New Roman"/>
          <w:sz w:val="24"/>
          <w:szCs w:val="24"/>
          <w:lang w:val="nb-NO"/>
        </w:rPr>
        <w:t>Prosjektet benytter flere digitale verktøy for utvikling, analyse og samarbeid. Python brukes til databehandling og utvikling av beslutningsmodellen, og arbeidet med koden gjennomføres i Visual Studio Code. GitHub</w:t>
      </w:r>
      <w:r w:rsidR="00F1315E">
        <w:rPr>
          <w:rFonts w:ascii="Times New Roman" w:hAnsi="Times New Roman" w:cs="Times New Roman"/>
          <w:sz w:val="24"/>
          <w:szCs w:val="24"/>
          <w:lang w:val="nb-NO"/>
        </w:rPr>
        <w:t>-</w:t>
      </w:r>
      <w:proofErr w:type="spellStart"/>
      <w:r w:rsidR="00B272D2">
        <w:rPr>
          <w:rFonts w:ascii="Times New Roman" w:hAnsi="Times New Roman" w:cs="Times New Roman"/>
          <w:sz w:val="24"/>
          <w:szCs w:val="24"/>
          <w:lang w:val="nb-NO"/>
        </w:rPr>
        <w:t>re</w:t>
      </w:r>
      <w:r w:rsidR="00955CF1">
        <w:rPr>
          <w:rFonts w:ascii="Times New Roman" w:hAnsi="Times New Roman" w:cs="Times New Roman"/>
          <w:sz w:val="24"/>
          <w:szCs w:val="24"/>
          <w:lang w:val="nb-NO"/>
        </w:rPr>
        <w:t>pos</w:t>
      </w:r>
      <w:r w:rsidR="00596D28">
        <w:rPr>
          <w:rFonts w:ascii="Times New Roman" w:hAnsi="Times New Roman" w:cs="Times New Roman"/>
          <w:sz w:val="24"/>
          <w:szCs w:val="24"/>
          <w:lang w:val="nb-NO"/>
        </w:rPr>
        <w:t>i</w:t>
      </w:r>
      <w:r w:rsidR="00DA4A78">
        <w:rPr>
          <w:rFonts w:ascii="Times New Roman" w:hAnsi="Times New Roman" w:cs="Times New Roman"/>
          <w:sz w:val="24"/>
          <w:szCs w:val="24"/>
          <w:lang w:val="nb-NO"/>
        </w:rPr>
        <w:t>tor</w:t>
      </w:r>
      <w:r w:rsidR="0054098F">
        <w:rPr>
          <w:rFonts w:ascii="Times New Roman" w:hAnsi="Times New Roman" w:cs="Times New Roman"/>
          <w:sz w:val="24"/>
          <w:szCs w:val="24"/>
          <w:lang w:val="nb-NO"/>
        </w:rPr>
        <w:t>yet</w:t>
      </w:r>
      <w:proofErr w:type="spellEnd"/>
      <w:r w:rsidR="0054098F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754FE7">
        <w:rPr>
          <w:rFonts w:ascii="Times New Roman" w:hAnsi="Times New Roman" w:cs="Times New Roman"/>
          <w:sz w:val="24"/>
          <w:szCs w:val="24"/>
          <w:lang w:val="nb-NO"/>
        </w:rPr>
        <w:t>stilt til</w:t>
      </w:r>
      <w:r w:rsidR="00891885">
        <w:rPr>
          <w:rFonts w:ascii="Times New Roman" w:hAnsi="Times New Roman" w:cs="Times New Roman"/>
          <w:sz w:val="24"/>
          <w:szCs w:val="24"/>
          <w:lang w:val="nb-NO"/>
        </w:rPr>
        <w:t xml:space="preserve"> disp</w:t>
      </w:r>
      <w:r w:rsidR="00CA4040">
        <w:rPr>
          <w:rFonts w:ascii="Times New Roman" w:hAnsi="Times New Roman" w:cs="Times New Roman"/>
          <w:sz w:val="24"/>
          <w:szCs w:val="24"/>
          <w:lang w:val="nb-NO"/>
        </w:rPr>
        <w:t>osisj</w:t>
      </w:r>
      <w:r w:rsidR="00E0346C">
        <w:rPr>
          <w:rFonts w:ascii="Times New Roman" w:hAnsi="Times New Roman" w:cs="Times New Roman"/>
          <w:sz w:val="24"/>
          <w:szCs w:val="24"/>
          <w:lang w:val="nb-NO"/>
        </w:rPr>
        <w:t>on a</w:t>
      </w:r>
      <w:r w:rsidR="001D7DC7">
        <w:rPr>
          <w:rFonts w:ascii="Times New Roman" w:hAnsi="Times New Roman" w:cs="Times New Roman"/>
          <w:sz w:val="24"/>
          <w:szCs w:val="24"/>
          <w:lang w:val="nb-NO"/>
        </w:rPr>
        <w:t xml:space="preserve">v </w:t>
      </w:r>
      <w:r w:rsidR="007511D2">
        <w:rPr>
          <w:rFonts w:ascii="Times New Roman" w:hAnsi="Times New Roman" w:cs="Times New Roman"/>
          <w:sz w:val="24"/>
          <w:szCs w:val="24"/>
          <w:lang w:val="nb-NO"/>
        </w:rPr>
        <w:t>for</w:t>
      </w:r>
      <w:r w:rsidR="005E0AA1">
        <w:rPr>
          <w:rFonts w:ascii="Times New Roman" w:hAnsi="Times New Roman" w:cs="Times New Roman"/>
          <w:sz w:val="24"/>
          <w:szCs w:val="24"/>
          <w:lang w:val="nb-NO"/>
        </w:rPr>
        <w:t>elesere</w:t>
      </w:r>
      <w:r w:rsidR="002A03D0"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benyttes til versjonskontroll og samarbeid om kode og dokumenter. Microsoft Project brukes til prosjektplanlegging, inkludert utarbeidelse av Gantt-diagram og oppfølging av prosjektets fremdrift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0F49EA8" w14:textId="77777777" w:rsidR="00665922" w:rsidRPr="002A03D0" w:rsidRDefault="00987345" w:rsidP="002A03D0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6. Kommunikasjon</w:t>
      </w:r>
    </w:p>
    <w:p w14:paraId="337760CF" w14:textId="3F4A2BED" w:rsidR="00665922" w:rsidRPr="002A03D0" w:rsidRDefault="00987345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God kommunikasjon er viktig for å sikre effektiv fremdrift i prosjektet. 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>Vi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vil benytte digitale samarbeidsverktøy 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 xml:space="preserve">som TEAMS 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>for å koordinere arbeidet og følge opp prosjektets fremdrift.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br/>
        <w:t xml:space="preserve">GitHub brukes til versjonskontroll og samarbeid om kode og dokumenter. 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>Vi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vil også benytte 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>TEAMS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for å diskutere fremdrift, oppgaver og eventuelle utfordringer i prosjektet.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>Det gjennomføres jevnlige møter for å evaluere fremdriften og planlegge videre arbeid.</w:t>
      </w:r>
    </w:p>
    <w:p w14:paraId="05C9AD82" w14:textId="77777777" w:rsidR="00665922" w:rsidRPr="002A03D0" w:rsidRDefault="00987345" w:rsidP="002A03D0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>7. Kvalitet</w:t>
      </w:r>
    </w:p>
    <w:p w14:paraId="25121292" w14:textId="274C624C" w:rsidR="00665922" w:rsidRPr="002A03D0" w:rsidRDefault="00987345" w:rsidP="002A03D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For å sikre kvaliteten på prosjektet gjennomføres jevnlig faglig gjennomgang av arbeidet. 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>Vi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vil 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>gå gjennom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 xml:space="preserve"> av hverandres arbeid, både når det gjelder kode, analyser og rapportskriving.</w:t>
      </w:r>
      <w:r w:rsidR="002A03D0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2A03D0">
        <w:rPr>
          <w:rFonts w:ascii="Times New Roman" w:hAnsi="Times New Roman" w:cs="Times New Roman"/>
          <w:sz w:val="24"/>
          <w:szCs w:val="24"/>
          <w:lang w:val="nb-NO"/>
        </w:rPr>
        <w:t>Kvalitetssikring av prosjektet vil også inkludere kontroll av datagrunnlag, testing av modellen og gjennomgang av rapportens struktur og referanser før innlevering.</w:t>
      </w:r>
      <w:ins w:id="6" w:author="Sanosh Senthilkumar" w:date="2026-03-16T20:06:00Z" w16du:dateUtc="2026-03-16T19:06:00Z">
        <w:r w:rsidR="00D16E9C">
          <w:rPr>
            <w:rFonts w:ascii="Times New Roman" w:hAnsi="Times New Roman" w:cs="Times New Roman"/>
            <w:sz w:val="24"/>
            <w:szCs w:val="24"/>
            <w:lang w:val="nb-NO"/>
          </w:rPr>
          <w:t xml:space="preserve"> Prosjektets fremdrift overvåkes </w:t>
        </w:r>
        <w:r w:rsidR="002C0910">
          <w:rPr>
            <w:rFonts w:ascii="Times New Roman" w:hAnsi="Times New Roman" w:cs="Times New Roman"/>
            <w:sz w:val="24"/>
            <w:szCs w:val="24"/>
            <w:lang w:val="nb-NO"/>
          </w:rPr>
          <w:t>mot en etablert referanseplan i MS Project for å tidlig identifisere og håndtere eventuelle avvik mellom planlagt og faktisk fremdrift.</w:t>
        </w:r>
      </w:ins>
    </w:p>
    <w:sectPr w:rsidR="00665922" w:rsidRPr="002A03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394959">
    <w:abstractNumId w:val="1"/>
  </w:num>
  <w:num w:numId="2" w16cid:durableId="1286279770">
    <w:abstractNumId w:val="7"/>
  </w:num>
  <w:num w:numId="3" w16cid:durableId="1365135883">
    <w:abstractNumId w:val="6"/>
  </w:num>
  <w:num w:numId="4" w16cid:durableId="1667317081">
    <w:abstractNumId w:val="3"/>
  </w:num>
  <w:num w:numId="5" w16cid:durableId="1920795232">
    <w:abstractNumId w:val="8"/>
  </w:num>
  <w:num w:numId="6" w16cid:durableId="280503608">
    <w:abstractNumId w:val="4"/>
  </w:num>
  <w:num w:numId="7" w16cid:durableId="476531834">
    <w:abstractNumId w:val="2"/>
  </w:num>
  <w:num w:numId="8" w16cid:durableId="611938761">
    <w:abstractNumId w:val="0"/>
  </w:num>
  <w:num w:numId="9" w16cid:durableId="62145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0C"/>
    <w:rsid w:val="000F3699"/>
    <w:rsid w:val="0015074B"/>
    <w:rsid w:val="0015186B"/>
    <w:rsid w:val="00151B2D"/>
    <w:rsid w:val="0016506D"/>
    <w:rsid w:val="00197D84"/>
    <w:rsid w:val="001D7DC7"/>
    <w:rsid w:val="002020AB"/>
    <w:rsid w:val="002846B8"/>
    <w:rsid w:val="00287B7D"/>
    <w:rsid w:val="0029639D"/>
    <w:rsid w:val="002A03D0"/>
    <w:rsid w:val="002B4860"/>
    <w:rsid w:val="002C0910"/>
    <w:rsid w:val="002C3468"/>
    <w:rsid w:val="002C790D"/>
    <w:rsid w:val="002F7450"/>
    <w:rsid w:val="00326F90"/>
    <w:rsid w:val="00337E0A"/>
    <w:rsid w:val="003C5D30"/>
    <w:rsid w:val="003D6E39"/>
    <w:rsid w:val="00512E35"/>
    <w:rsid w:val="0054098F"/>
    <w:rsid w:val="0056518D"/>
    <w:rsid w:val="00571C2B"/>
    <w:rsid w:val="00596D28"/>
    <w:rsid w:val="005E0AA1"/>
    <w:rsid w:val="0060161C"/>
    <w:rsid w:val="00665922"/>
    <w:rsid w:val="007511D2"/>
    <w:rsid w:val="00754164"/>
    <w:rsid w:val="00754FE7"/>
    <w:rsid w:val="008878C3"/>
    <w:rsid w:val="00891885"/>
    <w:rsid w:val="00955CF1"/>
    <w:rsid w:val="00987345"/>
    <w:rsid w:val="00AA1D8D"/>
    <w:rsid w:val="00AF67A6"/>
    <w:rsid w:val="00B272D2"/>
    <w:rsid w:val="00B319EF"/>
    <w:rsid w:val="00B47730"/>
    <w:rsid w:val="00C163F3"/>
    <w:rsid w:val="00C671A0"/>
    <w:rsid w:val="00CA4040"/>
    <w:rsid w:val="00CB0664"/>
    <w:rsid w:val="00CC7BD7"/>
    <w:rsid w:val="00D16E9C"/>
    <w:rsid w:val="00DA4A78"/>
    <w:rsid w:val="00DC513E"/>
    <w:rsid w:val="00DE230A"/>
    <w:rsid w:val="00E0346C"/>
    <w:rsid w:val="00E04086"/>
    <w:rsid w:val="00E443F1"/>
    <w:rsid w:val="00EA624F"/>
    <w:rsid w:val="00F10186"/>
    <w:rsid w:val="00F1315E"/>
    <w:rsid w:val="00F170C3"/>
    <w:rsid w:val="00F23505"/>
    <w:rsid w:val="00F237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0013C"/>
  <w14:defaultImageDpi w14:val="300"/>
  <w15:docId w15:val="{7AE062FA-0D6B-4A45-96DA-88C9942A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3D6E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C585885EB71F4DB0D9FB45E4A66F2C" ma:contentTypeVersion="3" ma:contentTypeDescription="Opprett et nytt dokument." ma:contentTypeScope="" ma:versionID="f382b6a2fd235f283bf5cecf5e56262d">
  <xsd:schema xmlns:xsd="http://www.w3.org/2001/XMLSchema" xmlns:xs="http://www.w3.org/2001/XMLSchema" xmlns:p="http://schemas.microsoft.com/office/2006/metadata/properties" xmlns:ns2="e2dd498c-680f-4fa4-b475-961296ca3ef1" targetNamespace="http://schemas.microsoft.com/office/2006/metadata/properties" ma:root="true" ma:fieldsID="c7bc32ed49db3fd258cd61b46b16d772" ns2:_="">
    <xsd:import namespace="e2dd498c-680f-4fa4-b475-961296ca3e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498c-680f-4fa4-b475-961296ca3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0F6A78-D960-4730-A598-368EF1A28D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0DE564-7D77-43FF-A589-F921D25FB3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d498c-680f-4fa4-b475-961296ca3e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8430C8-1AF0-4685-88FC-0412DF812FA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819</Words>
  <Characters>4669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Hajar Al-Mohannah</cp:lastModifiedBy>
  <cp:revision>61</cp:revision>
  <dcterms:created xsi:type="dcterms:W3CDTF">2013-12-23T23:15:00Z</dcterms:created>
  <dcterms:modified xsi:type="dcterms:W3CDTF">2026-03-16T19:19:00Z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0x010100EEC585885EB71F4DB0D9FB45E4A66F2C</vt:lpwstr>
  </property>
</Properties>
</file>